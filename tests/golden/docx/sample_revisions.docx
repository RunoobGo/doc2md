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修订测试文档</w:t>
      </w:r>
    </w:p>
    <w:p>
      <w:r>
        <w:t>这是无修订的原始段落。</w:t>
      </w:r>
    </w:p>
    <w:p>
      <w:r>
        <w:t>段内插入前的文本，</w:t>
      </w:r>
      <w:ins w:id="1" w:author="审阅人" w:date="2024-10-13T00:00:00Z">
        <w:r>
          <w:t>段内插入的修订文本。</w:t>
        </w:r>
      </w:ins>
      <w:del w:id="2" w:author="审阅人" w:date="2024-10-13T00:00:00Z">
        <w:r>
          <w:delText>段内被删除的旧文本。</w:delText>
        </w:r>
      </w:del>
    </w:p>
    <w:p>
      <w:ins w:id="3" w:author="审阅人" w:date="2024-10-13T00:00:00Z">
        <w:r>
          <w:t>整段由修订插入的段落，用于验证正文不丢。</w:t>
        </w:r>
      </w:ins>
    </w:p>
    <w:p>
      <w:r>
        <w:t>只有删除的段落：</w:t>
      </w:r>
      <w:del w:id="4" w:author="审阅人" w:date="2024-10-13T00:00:00Z">
        <w:r>
          <w:delText>这串按接受口径不应出现。</w:delText>
        </w:r>
      </w:del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原值</w:t>
            </w:r>
          </w:p>
        </w:tc>
        <w:tc>
          <w:tcPr>
            <w:tcW w:type="dxa" w:w="4320"/>
          </w:tcPr>
          <w:p>
            <w:ins w:id="5" w:author="审阅人" w:date="2024-10-13T00:00:00Z">
              <w:r>
                <w:t>修订插入的单元格</w:t>
              </w:r>
            </w:ins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