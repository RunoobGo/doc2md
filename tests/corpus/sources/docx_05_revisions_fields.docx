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修订与域代码测试</w:t>
      </w:r>
    </w:p>
    <w:p>
      <w:r>
        <w:t>普通段落。</w:t>
      </w:r>
    </w:p>
    <w:p>
      <w:r>
        <w:t>插入前，</w:t>
      </w:r>
      <w:ins w:id="1" w:author="corpus" w:date="2024-10-13T00:00:00Z">
        <w:r>
          <w:t>插入的修订文本。</w:t>
        </w:r>
      </w:ins>
      <w:del w:id="2" w:author="corpus" w:date="2024-10-13T00:00:00Z">
        <w:r>
          <w:delText>删除的旧文本。</w:delText>
        </w:r>
      </w:del>
    </w:p>
    <w:p>
      <w:pPr>
        <w:pStyle w:val="Heading2"/>
      </w:pPr>
      <w:r>
        <w:t>域代码</w:t>
      </w:r>
    </w:p>
    <w:p>
      <w:r>
        <w:t>生效日期：</w:t>
      </w:r>
      <w:fldSimple w:instr="DATE">
        <w:r>
          <w:t>2026-10-18</w:t>
        </w:r>
      </w:fldSimple>
    </w:p>
    <w:p>
      <w:pPr>
        <w:pStyle w:val="Heading2"/>
      </w:pPr>
      <w:r>
        <w:t>智能标记</w:t>
      </w:r>
    </w:p>
    <w:p>
      <w:smartTag>
        <w:r>
          <w:t>智能标记正文</w:t>
        </w:r>
      </w:smartTag>
    </w:p>
    <w:p>
      <w:pPr>
        <w:pStyle w:val="Heading2"/>
      </w:pPr>
      <w:r>
        <w:t>内容控件</w:t>
      </w:r>
    </w:p>
    <w:sdt>
      <w:sdtContent>
        <w:p>
          <w:r>
            <w:t>内容控件中的段落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